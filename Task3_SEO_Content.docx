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AI SEO Blog &amp; Content Cluster Generator</w:t>
      </w:r>
    </w:p>
    <w:p w:rsidR="00000000" w:rsidDel="00000000" w:rsidP="00000000" w:rsidRDefault="00000000" w:rsidRPr="00000000" w14:paraId="00000002">
      <w:pPr>
        <w:rPr/>
      </w:pPr>
      <w:r w:rsidDel="00000000" w:rsidR="00000000" w:rsidRPr="00000000">
        <w:rPr>
          <w:rtl w:val="0"/>
        </w:rPr>
        <w:t xml:space="preserve">Future Interns – Prompt Engineering Task 3</w:t>
      </w:r>
    </w:p>
    <w:p w:rsidR="00000000" w:rsidDel="00000000" w:rsidP="00000000" w:rsidRDefault="00000000" w:rsidRPr="00000000" w14:paraId="00000003">
      <w:pPr>
        <w:rPr/>
      </w:pPr>
      <w:r w:rsidDel="00000000" w:rsidR="00000000" w:rsidRPr="00000000">
        <w:rPr>
          <w:rtl w:val="0"/>
        </w:rPr>
        <w:t xml:space="preserve">Submitted by: Satwik Nukala </w:t>
      </w:r>
    </w:p>
    <w:p w:rsidR="00000000" w:rsidDel="00000000" w:rsidP="00000000" w:rsidRDefault="00000000" w:rsidRPr="00000000" w14:paraId="00000004">
      <w:pPr>
        <w:rPr/>
      </w:pPr>
      <w:r w:rsidDel="00000000" w:rsidR="00000000" w:rsidRPr="00000000">
        <w:rPr>
          <w:rtl w:val="0"/>
        </w:rPr>
        <w:t xml:space="preserve">Business Chosen: Aura Glow Beauty Studio (Eluru)</w:t>
        <w:br w:type="textWrapping"/>
      </w:r>
    </w:p>
    <w:p w:rsidR="00000000" w:rsidDel="00000000" w:rsidP="00000000" w:rsidRDefault="00000000" w:rsidRPr="00000000" w14:paraId="00000005">
      <w:pPr>
        <w:pStyle w:val="Heading1"/>
        <w:rPr/>
      </w:pPr>
      <w:r w:rsidDel="00000000" w:rsidR="00000000" w:rsidRPr="00000000">
        <w:rPr>
          <w:rtl w:val="0"/>
        </w:rPr>
        <w:t xml:space="preserve">Pillar Blog (Main SEO Article)</w:t>
      </w:r>
    </w:p>
    <w:p w:rsidR="00000000" w:rsidDel="00000000" w:rsidP="00000000" w:rsidRDefault="00000000" w:rsidRPr="00000000" w14:paraId="00000006">
      <w:pPr>
        <w:rPr/>
      </w:pPr>
      <w:r w:rsidDel="00000000" w:rsidR="00000000" w:rsidRPr="00000000">
        <w:rPr>
          <w:rtl w:val="0"/>
        </w:rPr>
        <w:t xml:space="preserve">Title: Best Beauty Salon in Eluru – Services, Pricing &amp; Why Aura Glow Stands Out</w:t>
        <w:br w:type="textWrapping"/>
      </w:r>
    </w:p>
    <w:p w:rsidR="00000000" w:rsidDel="00000000" w:rsidP="00000000" w:rsidRDefault="00000000" w:rsidRPr="00000000" w14:paraId="00000007">
      <w:pPr>
        <w:rPr/>
      </w:pPr>
      <w:r w:rsidDel="00000000" w:rsidR="00000000" w:rsidRPr="00000000">
        <w:rPr>
          <w:b w:val="1"/>
          <w:bCs w:val="1"/>
          <w:rtl w:val="0"/>
          <w:rPrChange w:author="jya6787@gmail.com" w:id="0" w:date="2026-05-05T17:18:16Z">
            <w:rPr/>
          </w:rPrChange>
        </w:rPr>
        <w:t xml:space="preserve">Introduction:</w:t>
      </w:r>
      <w:r w:rsidDel="00000000" w:rsidR="00000000" w:rsidRPr="00000000">
        <w:rPr>
          <w:rtl w:val="0"/>
        </w:rPr>
        <w:t xml:space="preserve"> If you're searching for the best beauty salon in Eluru, choosing the right place can make all the difference From hair styling to skincare, a professional salon helps you look and feel confident. Aura Glow Beauty Studio in Eluru is known for its quality services, experienced staff, and affordable pricing.</w:t>
      </w:r>
    </w:p>
    <w:p w:rsidR="00000000" w:rsidDel="00000000" w:rsidP="00000000" w:rsidRDefault="00000000" w:rsidRPr="00000000" w14:paraId="00000008">
      <w:pPr>
        <w:rPr/>
      </w:pPr>
      <w:r w:rsidDel="00000000" w:rsidR="00000000" w:rsidRPr="00000000">
        <w:rPr>
          <w:b w:val="1"/>
          <w:bCs w:val="1"/>
          <w:rtl w:val="0"/>
          <w:rPrChange w:author="jya6787@gmail.com" w:id="1" w:date="2026-05-05T17:18:27Z">
            <w:rPr/>
          </w:rPrChange>
        </w:rPr>
        <w:t xml:space="preserve">Why Choosing the Right Salon Matters</w:t>
      </w:r>
      <w:del w:author="jya6787@gmail.com" w:id="2" w:date="2026-05-05T17:25:37Z">
        <w:r w:rsidDel="00000000" w:rsidR="00000000" w:rsidRPr="00000000">
          <w:rPr>
            <w:rtl w:val="0"/>
          </w:rPr>
          <w:delText xml:space="preserve">:</w:delText>
        </w:r>
      </w:del>
      <w:r w:rsidDel="00000000" w:rsidR="00000000" w:rsidRPr="00000000">
        <w:rPr>
          <w:rtl w:val="0"/>
        </w:rPr>
        <w:br w:type="textWrapping"/>
        <w:t xml:space="preserve">- Quality service</w:t>
        <w:br w:type="textWrapping"/>
        <w:t xml:space="preserve">- Hygiene &amp; safety</w:t>
        <w:br w:type="textWrapping"/>
        <w:t xml:space="preserve">- Personalized styling</w:t>
      </w:r>
    </w:p>
    <w:p w:rsidR="00000000" w:rsidDel="00000000" w:rsidP="00000000" w:rsidRDefault="00000000" w:rsidRPr="00000000" w14:paraId="00000009">
      <w:pPr>
        <w:rPr/>
      </w:pPr>
      <w:r w:rsidDel="00000000" w:rsidR="00000000" w:rsidRPr="00000000">
        <w:rPr>
          <w:rtl w:val="0"/>
          <w:rPrChange w:author="jya6787@gmail.com" w:id="3" w:date="2026-05-05T17:26:23Z">
            <w:rPr>
              <w:b w:val="1"/>
              <w:bCs w:val="1"/>
            </w:rPr>
          </w:rPrChange>
        </w:rPr>
        <w:t xml:space="preserve">Services Offered</w:t>
      </w:r>
      <w:r w:rsidDel="00000000" w:rsidR="00000000" w:rsidRPr="00000000">
        <w:rPr>
          <w:rtl w:val="0"/>
        </w:rPr>
        <w:br w:type="textWrapping"/>
        <w:t xml:space="preserve">- Haircuts &amp; styling</w:t>
        <w:br w:type="textWrapping"/>
        <w:t xml:space="preserve">- Hair spa</w:t>
        <w:br w:type="textWrapping"/>
        <w:t xml:space="preserve">- Skincare</w:t>
        <w:br w:type="textWrapping"/>
        <w:t xml:space="preserve">- Bridal makeup</w:t>
      </w:r>
    </w:p>
    <w:p w:rsidR="00000000" w:rsidDel="00000000" w:rsidP="00000000" w:rsidRDefault="00000000" w:rsidRPr="00000000" w14:paraId="0000000A">
      <w:pPr>
        <w:rPr/>
      </w:pPr>
      <w:r w:rsidDel="00000000" w:rsidR="00000000" w:rsidRPr="00000000">
        <w:rPr>
          <w:b w:val="1"/>
          <w:bCs w:val="1"/>
          <w:rtl w:val="0"/>
        </w:rPr>
        <w:t xml:space="preserve">Why Aura Glow</w:t>
      </w:r>
      <w:r w:rsidDel="00000000" w:rsidR="00000000" w:rsidRPr="00000000">
        <w:rPr>
          <w:rtl w:val="0"/>
        </w:rPr>
        <w:br w:type="textWrapping"/>
        <w:t xml:space="preserve">- Skilled professionals</w:t>
        <w:br w:type="textWrapping"/>
        <w:t xml:space="preserve">- Affordable pricing</w:t>
        <w:br w:type="textWrapping"/>
        <w:t xml:space="preserve">- Customer satisfaction</w:t>
      </w:r>
    </w:p>
    <w:p w:rsidR="00000000" w:rsidDel="00000000" w:rsidP="00000000" w:rsidRDefault="00000000" w:rsidRPr="00000000" w14:paraId="0000000B">
      <w:pPr>
        <w:rPr/>
      </w:pPr>
      <w:r w:rsidDel="00000000" w:rsidR="00000000" w:rsidRPr="00000000">
        <w:rPr>
          <w:b w:val="1"/>
          <w:bCs w:val="1"/>
          <w:rtl w:val="0"/>
          <w:rPrChange w:author="jya6787@gmail.com" w:id="4" w:date="2026-05-05T17:18:52Z">
            <w:rPr/>
          </w:rPrChange>
        </w:rPr>
        <w:t xml:space="preserve">Conclusion:</w:t>
      </w:r>
      <w:r w:rsidDel="00000000" w:rsidR="00000000" w:rsidRPr="00000000">
        <w:rPr>
          <w:rtl w:val="0"/>
        </w:rPr>
        <w:t xml:space="preserve"> If you're looking for the best beauty salon in Eluru, Aura Glow Beauty Studio offers the perfect combination of quality, affordability, and trust.Book your appointment today and experience the difference.</w:t>
        <w:br w:type="textWrapping"/>
      </w:r>
    </w:p>
    <w:p w:rsidR="00000000" w:rsidDel="00000000" w:rsidP="00000000" w:rsidRDefault="00000000" w:rsidRPr="00000000" w14:paraId="0000000C">
      <w:pPr>
        <w:pStyle w:val="Heading1"/>
        <w:rPr/>
      </w:pPr>
      <w:r w:rsidDel="00000000" w:rsidR="00000000" w:rsidRPr="00000000">
        <w:rPr>
          <w:rtl w:val="0"/>
        </w:rPr>
        <w:t xml:space="preserve">Supporting Blogs</w:t>
      </w:r>
    </w:p>
    <w:p w:rsidR="00000000" w:rsidDel="00000000" w:rsidP="00000000" w:rsidRDefault="00000000" w:rsidRPr="00000000" w14:paraId="0000000D">
      <w:pPr>
        <w:rPr/>
      </w:pPr>
      <w:r w:rsidDel="00000000" w:rsidR="00000000" w:rsidRPr="00000000">
        <w:rPr>
          <w:rtl w:val="0"/>
        </w:rPr>
        <w:t xml:space="preserve">1. Best Hair Spa in Eluru</w:t>
        <w:br w:type="textWrapping"/>
        <w:t xml:space="preserve">2. Bridal Makeup in Eluru</w:t>
        <w:br w:type="textWrapping"/>
        <w:t xml:space="preserve">3. How to Choose the Right Salon</w:t>
        <w:br w:type="textWrapping"/>
        <w:t xml:space="preserve">4. Hair Care Tips</w:t>
        <w:br w:type="textWrapping"/>
        <w:t xml:space="preserve">5. Affordable Beauty Services</w:t>
        <w:br w:type="textWrapping"/>
      </w:r>
    </w:p>
    <w:p w:rsidR="00000000" w:rsidDel="00000000" w:rsidP="00000000" w:rsidRDefault="00000000" w:rsidRPr="00000000" w14:paraId="0000000E">
      <w:pPr>
        <w:pStyle w:val="Heading1"/>
        <w:rPr/>
      </w:pPr>
      <w:r w:rsidDel="00000000" w:rsidR="00000000" w:rsidRPr="00000000">
        <w:rPr>
          <w:rtl w:val="0"/>
        </w:rPr>
        <w:t xml:space="preserve">SEO Blog Structure</w:t>
      </w:r>
    </w:p>
    <w:p w:rsidR="00000000" w:rsidDel="00000000" w:rsidP="00000000" w:rsidRDefault="00000000" w:rsidRPr="00000000" w14:paraId="0000000F">
      <w:pPr>
        <w:rPr/>
      </w:pPr>
      <w:r w:rsidDel="00000000" w:rsidR="00000000" w:rsidRPr="00000000">
        <w:rPr>
          <w:rtl w:val="0"/>
        </w:rPr>
        <w:t xml:space="preserve">- Uses headings (H1, H2)</w:t>
        <w:br w:type="textWrapping"/>
        <w:t xml:space="preserve">- Includes keywords</w:t>
        <w:br w:type="textWrapping"/>
        <w:t xml:space="preserve">- Readable content</w:t>
        <w:br w:type="textWrapping"/>
        <w:t xml:space="preserve">- Internal linking</w:t>
        <w:br w:type="textWrapping"/>
        <w:t xml:space="preserve">- CTA</w:t>
      </w:r>
    </w:p>
    <w:p w:rsidR="00000000" w:rsidDel="00000000" w:rsidP="00000000" w:rsidRDefault="00000000" w:rsidRPr="00000000" w14:paraId="00000010">
      <w:pPr>
        <w:pStyle w:val="Heading1"/>
        <w:rPr/>
      </w:pPr>
      <w:r w:rsidDel="00000000" w:rsidR="00000000" w:rsidRPr="00000000">
        <w:rPr>
          <w:rtl w:val="0"/>
        </w:rPr>
        <w:t xml:space="preserve">Local SEO Adaptation</w:t>
      </w:r>
    </w:p>
    <w:p w:rsidR="00000000" w:rsidDel="00000000" w:rsidP="00000000" w:rsidRDefault="00000000" w:rsidRPr="00000000" w14:paraId="00000011">
      <w:pPr>
        <w:rPr/>
      </w:pPr>
      <w:r w:rsidDel="00000000" w:rsidR="00000000" w:rsidRPr="00000000">
        <w:rPr>
          <w:rtl w:val="0"/>
        </w:rPr>
        <w:t xml:space="preserve">- Focus on Eluru audience</w:t>
        <w:br w:type="textWrapping"/>
        <w:t xml:space="preserve">- Location-based keywords</w:t>
        <w:br w:type="textWrapping"/>
        <w:t xml:space="preserve">- Improves visibility</w:t>
      </w:r>
    </w:p>
    <w:p w:rsidR="00000000" w:rsidDel="00000000" w:rsidP="00000000" w:rsidRDefault="00000000" w:rsidRPr="00000000" w14:paraId="00000012">
      <w:pPr>
        <w:pStyle w:val="Heading1"/>
        <w:rPr/>
      </w:pPr>
      <w:r w:rsidDel="00000000" w:rsidR="00000000" w:rsidRPr="00000000">
        <w:rPr>
          <w:rtl w:val="0"/>
        </w:rPr>
        <w:t xml:space="preserve">Keywords &amp; Intent</w:t>
      </w:r>
    </w:p>
    <w:p w:rsidR="00000000" w:rsidDel="00000000" w:rsidP="00000000" w:rsidRDefault="00000000" w:rsidRPr="00000000" w14:paraId="00000013">
      <w:pPr>
        <w:rPr/>
      </w:pPr>
      <w:r w:rsidDel="00000000" w:rsidR="00000000" w:rsidRPr="00000000">
        <w:rPr>
          <w:rtl w:val="0"/>
        </w:rPr>
        <w:t xml:space="preserve">Best Beauty Salon in Eluru – Commercial</w:t>
        <w:br w:type="textWrapping"/>
        <w:t xml:space="preserve">Hair Spa in Eluru – Informational</w:t>
        <w:br w:type="textWrapping"/>
        <w:t xml:space="preserve">Bridal Makeup Eluru – Transactional</w:t>
      </w:r>
    </w:p>
    <w:p w:rsidR="00000000" w:rsidDel="00000000" w:rsidP="00000000" w:rsidRDefault="00000000" w:rsidRPr="00000000" w14:paraId="00000014">
      <w:pPr>
        <w:pStyle w:val="Heading1"/>
        <w:rPr/>
      </w:pPr>
      <w:r w:rsidDel="00000000" w:rsidR="00000000" w:rsidRPr="00000000">
        <w:rPr>
          <w:rtl w:val="0"/>
        </w:rPr>
        <w:t xml:space="preserve">Conclusion</w:t>
      </w:r>
    </w:p>
    <w:p w:rsidR="00000000" w:rsidDel="00000000" w:rsidP="00000000" w:rsidRDefault="00000000" w:rsidRPr="00000000" w14:paraId="00000015">
      <w:pPr>
        <w:rPr/>
      </w:pPr>
      <w:r w:rsidDel="00000000" w:rsidR="00000000" w:rsidRPr="00000000">
        <w:rPr>
          <w:rtl w:val="0"/>
        </w:rPr>
        <w:t xml:space="preserve">This project demonstrates how Al and prompt engineering can be used to create SEO-optimized blog content and content clusters. By targeting the right keywords and using structured content, businesses like Aura Glow Beauty Studio can improve their online visibility and attract more local customers.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